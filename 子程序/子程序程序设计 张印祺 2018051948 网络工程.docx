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408F" w:rsidRDefault="005C408F" w:rsidP="005C408F">
      <w:pPr>
        <w:jc w:val="center"/>
        <w:rPr>
          <w:rFonts w:eastAsia="楷体_GB2312"/>
          <w:b/>
          <w:sz w:val="44"/>
          <w:szCs w:val="44"/>
        </w:rPr>
      </w:pPr>
      <w:r>
        <w:rPr>
          <w:rFonts w:eastAsia="楷体_GB2312"/>
          <w:b/>
          <w:sz w:val="44"/>
          <w:szCs w:val="44"/>
        </w:rPr>
        <w:t>暨南大学本科实验报告专用纸</w:t>
      </w:r>
    </w:p>
    <w:p w:rsidR="006940C1" w:rsidRDefault="006940C1" w:rsidP="005C408F">
      <w:pPr>
        <w:spacing w:line="420" w:lineRule="exact"/>
        <w:rPr>
          <w:rFonts w:eastAsia="楷体_GB2312"/>
          <w:sz w:val="28"/>
          <w:szCs w:val="28"/>
        </w:rPr>
      </w:pPr>
    </w:p>
    <w:p w:rsidR="005C408F" w:rsidRDefault="005C408F" w:rsidP="005C408F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   </w:t>
      </w:r>
      <w:r w:rsidR="00062F75"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062F75">
        <w:rPr>
          <w:rFonts w:eastAsia="楷体_GB2312" w:hint="eastAsia"/>
          <w:sz w:val="28"/>
          <w:szCs w:val="28"/>
          <w:u w:val="single"/>
        </w:rPr>
        <w:t>汇编语言程序设计</w:t>
      </w:r>
      <w:r>
        <w:rPr>
          <w:rFonts w:eastAsia="楷体_GB2312"/>
          <w:sz w:val="28"/>
          <w:szCs w:val="28"/>
          <w:u w:val="single"/>
        </w:rPr>
        <w:t xml:space="preserve">  </w:t>
      </w:r>
      <w:r w:rsidR="00062F75"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    </w:t>
      </w:r>
    </w:p>
    <w:p w:rsidR="005C408F" w:rsidRDefault="005C408F" w:rsidP="005C408F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实验项目名称</w:t>
      </w:r>
      <w:r>
        <w:rPr>
          <w:rFonts w:eastAsia="楷体_GB2312"/>
          <w:szCs w:val="28"/>
          <w:u w:val="single"/>
        </w:rPr>
        <w:t xml:space="preserve"> </w:t>
      </w:r>
      <w:r w:rsidR="008F0D08">
        <w:rPr>
          <w:rFonts w:eastAsia="楷体_GB2312"/>
          <w:szCs w:val="28"/>
          <w:u w:val="single"/>
        </w:rPr>
        <w:t xml:space="preserve">   </w:t>
      </w:r>
      <w:r w:rsidR="00371382">
        <w:rPr>
          <w:rFonts w:eastAsia="楷体_GB2312" w:hint="eastAsia"/>
          <w:sz w:val="28"/>
          <w:szCs w:val="28"/>
          <w:u w:val="single"/>
        </w:rPr>
        <w:t>子程序</w:t>
      </w:r>
      <w:r w:rsidR="000B2C33">
        <w:rPr>
          <w:rFonts w:eastAsia="楷体_GB2312" w:hint="eastAsia"/>
          <w:sz w:val="28"/>
          <w:szCs w:val="28"/>
          <w:u w:val="single"/>
        </w:rPr>
        <w:t>程序设计</w:t>
      </w:r>
      <w:r w:rsidR="000B2C33">
        <w:rPr>
          <w:rFonts w:eastAsia="楷体_GB2312" w:hint="eastAsia"/>
          <w:sz w:val="28"/>
          <w:szCs w:val="28"/>
          <w:u w:val="single"/>
        </w:rPr>
        <w:t xml:space="preserve"> </w:t>
      </w:r>
      <w:r w:rsidR="003C6FAF">
        <w:rPr>
          <w:rFonts w:eastAsia="楷体_GB2312"/>
          <w:sz w:val="28"/>
          <w:szCs w:val="28"/>
          <w:u w:val="single"/>
        </w:rPr>
        <w:t xml:space="preserve">    </w:t>
      </w:r>
      <w:r w:rsidR="000B2C33">
        <w:rPr>
          <w:rFonts w:eastAsia="楷体_GB2312" w:hint="eastAsia"/>
          <w:sz w:val="28"/>
          <w:szCs w:val="28"/>
          <w:u w:val="single"/>
        </w:rPr>
        <w:t xml:space="preserve"> </w:t>
      </w:r>
      <w:r w:rsidR="008F0D08">
        <w:rPr>
          <w:rFonts w:eastAsia="楷体_GB2312" w:hint="eastAsia"/>
          <w:sz w:val="28"/>
          <w:szCs w:val="28"/>
          <w:u w:val="single"/>
        </w:rPr>
        <w:t xml:space="preserve">   </w:t>
      </w:r>
      <w:r>
        <w:rPr>
          <w:rFonts w:eastAsia="楷体_GB2312" w:hint="eastAsia"/>
          <w:sz w:val="28"/>
          <w:szCs w:val="28"/>
        </w:rPr>
        <w:t xml:space="preserve"> </w:t>
      </w:r>
      <w:r>
        <w:rPr>
          <w:rFonts w:eastAsia="楷体_GB2312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8314BD">
        <w:rPr>
          <w:rFonts w:eastAsia="楷体_GB2312"/>
          <w:sz w:val="28"/>
          <w:szCs w:val="28"/>
          <w:u w:val="single"/>
        </w:rPr>
        <w:t xml:space="preserve">   </w:t>
      </w:r>
      <w:r w:rsidR="00E3215F">
        <w:rPr>
          <w:rFonts w:eastAsia="楷体_GB2312" w:hint="eastAsia"/>
          <w:sz w:val="28"/>
          <w:szCs w:val="28"/>
          <w:u w:val="single"/>
        </w:rPr>
        <w:t>邹先霞</w:t>
      </w:r>
      <w:r>
        <w:rPr>
          <w:rFonts w:eastAsia="楷体_GB2312"/>
          <w:sz w:val="28"/>
          <w:szCs w:val="28"/>
          <w:u w:val="single"/>
        </w:rPr>
        <w:t xml:space="preserve">        </w:t>
      </w:r>
    </w:p>
    <w:p w:rsidR="00E3215F" w:rsidRPr="00E3215F" w:rsidRDefault="005C408F" w:rsidP="005C408F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实验项目编号</w:t>
      </w:r>
      <w:r w:rsidRPr="004F03D2">
        <w:rPr>
          <w:rFonts w:eastAsia="楷体_GB2312"/>
          <w:sz w:val="28"/>
          <w:szCs w:val="28"/>
          <w:u w:val="single"/>
        </w:rPr>
        <w:t xml:space="preserve"> </w:t>
      </w:r>
      <w:r w:rsidR="007E7A6A">
        <w:rPr>
          <w:rFonts w:eastAsia="楷体_GB2312" w:hint="eastAsia"/>
          <w:sz w:val="28"/>
          <w:szCs w:val="28"/>
          <w:u w:val="single"/>
        </w:rPr>
        <w:t xml:space="preserve">        </w:t>
      </w:r>
      <w:r w:rsidR="007E7A6A" w:rsidRPr="007E7A6A">
        <w:rPr>
          <w:rFonts w:eastAsia="楷体_GB2312" w:hint="eastAsia"/>
          <w:sz w:val="28"/>
          <w:szCs w:val="28"/>
          <w:u w:val="single"/>
        </w:rPr>
        <w:t>08060152</w:t>
      </w:r>
      <w:r w:rsidR="007E7A6A">
        <w:rPr>
          <w:rFonts w:eastAsia="楷体_GB2312" w:hint="eastAsia"/>
          <w:sz w:val="28"/>
          <w:szCs w:val="28"/>
          <w:u w:val="single"/>
        </w:rPr>
        <w:t>0</w:t>
      </w:r>
      <w:r w:rsidR="00E61AD6">
        <w:rPr>
          <w:rFonts w:eastAsia="楷体_GB2312" w:hint="eastAsia"/>
          <w:sz w:val="28"/>
          <w:szCs w:val="28"/>
          <w:u w:val="single"/>
        </w:rPr>
        <w:t>3</w:t>
      </w:r>
      <w:r w:rsidR="007E7A6A">
        <w:rPr>
          <w:rFonts w:eastAsia="楷体_GB2312" w:hint="eastAsia"/>
          <w:sz w:val="28"/>
          <w:szCs w:val="28"/>
          <w:u w:val="single"/>
        </w:rPr>
        <w:t xml:space="preserve"> </w:t>
      </w:r>
      <w:r w:rsidR="007736BE">
        <w:rPr>
          <w:rFonts w:eastAsia="楷体_GB2312" w:hint="eastAsia"/>
          <w:sz w:val="28"/>
          <w:szCs w:val="28"/>
          <w:u w:val="single"/>
        </w:rPr>
        <w:t xml:space="preserve">      </w:t>
      </w:r>
      <w:r w:rsidRPr="004F03D2"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实验项目类型</w:t>
      </w:r>
      <w:r w:rsidR="00E3215F">
        <w:rPr>
          <w:rFonts w:eastAsia="楷体_GB2312" w:hint="eastAsia"/>
          <w:sz w:val="28"/>
          <w:szCs w:val="28"/>
          <w:u w:val="single"/>
        </w:rPr>
        <w:t xml:space="preserve">        </w:t>
      </w:r>
    </w:p>
    <w:p w:rsidR="005C408F" w:rsidRDefault="005C408F" w:rsidP="005C408F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实验地点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F24251">
        <w:rPr>
          <w:rFonts w:eastAsia="楷体_GB2312"/>
          <w:sz w:val="28"/>
          <w:szCs w:val="28"/>
          <w:u w:val="single"/>
        </w:rPr>
        <w:t xml:space="preserve">     </w:t>
      </w:r>
      <w:r w:rsidR="00062F75">
        <w:rPr>
          <w:rFonts w:eastAsia="楷体_GB2312" w:hint="eastAsia"/>
          <w:sz w:val="28"/>
          <w:szCs w:val="28"/>
          <w:u w:val="single"/>
        </w:rPr>
        <w:t xml:space="preserve">     </w:t>
      </w:r>
      <w:r>
        <w:rPr>
          <w:rFonts w:eastAsia="楷体_GB2312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</w:t>
      </w:r>
      <w:r w:rsidR="00F24251">
        <w:rPr>
          <w:rFonts w:eastAsia="楷体_GB2312" w:hint="eastAsia"/>
          <w:sz w:val="28"/>
          <w:szCs w:val="28"/>
          <w:u w:val="single"/>
        </w:rPr>
        <w:t>张印祺</w:t>
      </w:r>
      <w:r>
        <w:rPr>
          <w:rFonts w:eastAsia="楷体_GB2312"/>
          <w:sz w:val="28"/>
          <w:szCs w:val="28"/>
          <w:u w:val="single"/>
        </w:rPr>
        <w:t xml:space="preserve">   </w:t>
      </w:r>
      <w:r w:rsidR="00062F75"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092A2E">
        <w:rPr>
          <w:rFonts w:eastAsia="楷体_GB2312" w:hint="eastAsia"/>
          <w:sz w:val="28"/>
          <w:szCs w:val="28"/>
          <w:u w:val="single"/>
        </w:rPr>
        <w:t>201</w:t>
      </w:r>
      <w:r w:rsidR="00F24251">
        <w:rPr>
          <w:rFonts w:eastAsia="楷体_GB2312" w:hint="eastAsia"/>
          <w:sz w:val="28"/>
          <w:szCs w:val="28"/>
          <w:u w:val="single"/>
        </w:rPr>
        <w:t>8051948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062F75"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  <w:u w:val="single"/>
        </w:rPr>
        <w:t xml:space="preserve"> </w:t>
      </w:r>
    </w:p>
    <w:p w:rsidR="005C408F" w:rsidRDefault="005C408F" w:rsidP="005C408F">
      <w:pPr>
        <w:numPr>
          <w:ins w:id="0" w:author="MC SYSTEM" w:date="2006-06-11T14:06:00Z"/>
        </w:num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0E1241">
        <w:rPr>
          <w:rFonts w:eastAsia="楷体_GB2312" w:hint="eastAsia"/>
          <w:sz w:val="28"/>
          <w:szCs w:val="28"/>
          <w:u w:val="single"/>
        </w:rPr>
        <w:t>信息科学技术学</w:t>
      </w:r>
      <w:r>
        <w:rPr>
          <w:rFonts w:eastAsia="楷体_GB2312" w:hint="eastAsia"/>
          <w:sz w:val="28"/>
          <w:szCs w:val="28"/>
          <w:u w:val="single"/>
        </w:rPr>
        <w:t>院</w:t>
      </w:r>
      <w:r w:rsidR="00486650"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系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 w:hint="eastAsia"/>
          <w:sz w:val="28"/>
          <w:szCs w:val="28"/>
          <w:u w:val="single"/>
        </w:rPr>
        <w:t>计算机</w:t>
      </w:r>
      <w:r w:rsidR="00E3215F">
        <w:rPr>
          <w:rFonts w:eastAsia="楷体_GB2312" w:hint="eastAsia"/>
          <w:sz w:val="28"/>
          <w:szCs w:val="28"/>
          <w:u w:val="single"/>
        </w:rPr>
        <w:t>系</w:t>
      </w:r>
      <w:r w:rsidR="00E3215F"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专业</w:t>
      </w:r>
      <w:r w:rsidR="000E1241">
        <w:rPr>
          <w:rFonts w:eastAsia="楷体_GB2312"/>
          <w:sz w:val="28"/>
          <w:szCs w:val="28"/>
          <w:u w:val="single"/>
        </w:rPr>
        <w:t xml:space="preserve"> </w:t>
      </w:r>
      <w:r w:rsidR="00D338AD">
        <w:rPr>
          <w:rFonts w:eastAsia="楷体_GB2312" w:hint="eastAsia"/>
          <w:sz w:val="28"/>
          <w:szCs w:val="28"/>
          <w:u w:val="single"/>
        </w:rPr>
        <w:t>网络工程</w:t>
      </w:r>
      <w:bookmarkStart w:id="1" w:name="_GoBack"/>
      <w:bookmarkEnd w:id="1"/>
      <w:r w:rsidR="000E1241"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 </w:t>
      </w:r>
      <w:r w:rsidR="00062F75">
        <w:rPr>
          <w:rFonts w:eastAsia="楷体_GB2312"/>
          <w:sz w:val="28"/>
          <w:szCs w:val="28"/>
          <w:u w:val="single"/>
        </w:rPr>
        <w:t xml:space="preserve">        </w:t>
      </w:r>
      <w:r>
        <w:rPr>
          <w:rFonts w:eastAsia="楷体_GB2312"/>
          <w:sz w:val="28"/>
          <w:szCs w:val="28"/>
        </w:rPr>
        <w:t xml:space="preserve"> </w:t>
      </w:r>
    </w:p>
    <w:p w:rsidR="005C408F" w:rsidRDefault="005C408F" w:rsidP="005C408F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实验时间</w:t>
      </w:r>
      <w:r>
        <w:rPr>
          <w:rFonts w:eastAsia="楷体_GB2312" w:hint="eastAsia"/>
          <w:sz w:val="28"/>
          <w:szCs w:val="28"/>
          <w:u w:val="single"/>
        </w:rPr>
        <w:t>20</w:t>
      </w:r>
      <w:r w:rsidR="00F24251">
        <w:rPr>
          <w:rFonts w:eastAsia="楷体_GB2312" w:hint="eastAsia"/>
          <w:sz w:val="28"/>
          <w:szCs w:val="28"/>
          <w:u w:val="single"/>
        </w:rPr>
        <w:t>20</w:t>
      </w:r>
      <w:r>
        <w:rPr>
          <w:rFonts w:eastAsia="楷体_GB2312"/>
          <w:sz w:val="28"/>
          <w:szCs w:val="28"/>
        </w:rPr>
        <w:t>年</w:t>
      </w:r>
      <w:r w:rsidR="00E3215F">
        <w:rPr>
          <w:rFonts w:eastAsia="楷体_GB2312" w:hint="eastAsia"/>
          <w:sz w:val="28"/>
          <w:szCs w:val="28"/>
          <w:u w:val="single"/>
        </w:rPr>
        <w:t xml:space="preserve"> </w:t>
      </w:r>
      <w:r w:rsidR="00A3251F">
        <w:rPr>
          <w:rFonts w:eastAsia="楷体_GB2312" w:hint="eastAsia"/>
          <w:sz w:val="28"/>
          <w:szCs w:val="28"/>
          <w:u w:val="single"/>
        </w:rPr>
        <w:t xml:space="preserve"> </w:t>
      </w:r>
      <w:r w:rsidR="00C5133B">
        <w:rPr>
          <w:rFonts w:eastAsia="楷体_GB2312" w:hint="eastAsia"/>
          <w:sz w:val="28"/>
          <w:szCs w:val="28"/>
          <w:u w:val="single"/>
        </w:rPr>
        <w:t>5</w:t>
      </w:r>
      <w:r w:rsidR="00E3215F"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月</w:t>
      </w:r>
      <w:r w:rsidR="00062F75">
        <w:rPr>
          <w:rFonts w:eastAsia="楷体_GB2312" w:hint="eastAsia"/>
          <w:sz w:val="28"/>
          <w:szCs w:val="28"/>
          <w:u w:val="single"/>
        </w:rPr>
        <w:t xml:space="preserve"> </w:t>
      </w:r>
      <w:r w:rsidR="00A3251F">
        <w:rPr>
          <w:rFonts w:eastAsia="楷体_GB2312" w:hint="eastAsia"/>
          <w:sz w:val="28"/>
          <w:szCs w:val="28"/>
          <w:u w:val="single"/>
        </w:rPr>
        <w:t xml:space="preserve"> </w:t>
      </w:r>
      <w:r w:rsidR="00F24251">
        <w:rPr>
          <w:rFonts w:eastAsia="楷体_GB2312" w:hint="eastAsia"/>
          <w:sz w:val="28"/>
          <w:szCs w:val="28"/>
          <w:u w:val="single"/>
        </w:rPr>
        <w:t>23</w:t>
      </w:r>
      <w:r w:rsidR="00A3251F">
        <w:rPr>
          <w:rFonts w:eastAsia="楷体_GB2312" w:hint="eastAsia"/>
          <w:sz w:val="28"/>
          <w:szCs w:val="28"/>
          <w:u w:val="single"/>
        </w:rPr>
        <w:t xml:space="preserve">   </w:t>
      </w:r>
      <w:r>
        <w:rPr>
          <w:rFonts w:eastAsia="楷体_GB2312"/>
          <w:sz w:val="28"/>
          <w:szCs w:val="28"/>
        </w:rPr>
        <w:t>日</w:t>
      </w:r>
      <w:r w:rsidR="00092A2E" w:rsidRPr="00092A2E">
        <w:rPr>
          <w:rFonts w:eastAsia="楷体_GB2312" w:hint="eastAsia"/>
          <w:sz w:val="28"/>
          <w:szCs w:val="28"/>
          <w:u w:val="single"/>
        </w:rPr>
        <w:t xml:space="preserve"> </w:t>
      </w:r>
      <w:r w:rsidR="00F24251">
        <w:rPr>
          <w:rFonts w:eastAsia="楷体_GB2312" w:hint="eastAsia"/>
          <w:sz w:val="28"/>
          <w:szCs w:val="28"/>
          <w:u w:val="single"/>
        </w:rPr>
        <w:t>下</w:t>
      </w:r>
      <w:r w:rsidR="00092A2E">
        <w:rPr>
          <w:rFonts w:eastAsia="楷体_GB2312" w:hint="eastAsia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午</w:t>
      </w:r>
      <w:r>
        <w:rPr>
          <w:rFonts w:eastAsia="楷体_GB2312"/>
          <w:sz w:val="28"/>
          <w:szCs w:val="28"/>
        </w:rPr>
        <w:t xml:space="preserve"> </w:t>
      </w:r>
    </w:p>
    <w:p w:rsidR="00B35188" w:rsidRPr="006940C1" w:rsidRDefault="006940C1" w:rsidP="006940C1">
      <w:pPr>
        <w:pStyle w:val="2"/>
      </w:pPr>
      <w:r w:rsidRPr="006940C1">
        <w:rPr>
          <w:rFonts w:hint="eastAsia"/>
        </w:rPr>
        <w:t>一、实验目的和要求</w:t>
      </w:r>
    </w:p>
    <w:p w:rsidR="00092A2E" w:rsidRPr="00092A2E" w:rsidRDefault="00092A2E" w:rsidP="00092A2E">
      <w:pPr>
        <w:rPr>
          <w:rFonts w:ascii="宋体"/>
          <w:sz w:val="20"/>
        </w:rPr>
      </w:pPr>
      <w:r w:rsidRPr="00092A2E">
        <w:rPr>
          <w:rFonts w:ascii="宋体" w:hint="eastAsia"/>
          <w:sz w:val="20"/>
        </w:rPr>
        <w:t>实验目的：</w:t>
      </w:r>
    </w:p>
    <w:p w:rsidR="00371382" w:rsidRPr="00371382" w:rsidRDefault="00371382" w:rsidP="00371382">
      <w:pPr>
        <w:tabs>
          <w:tab w:val="num" w:pos="0"/>
          <w:tab w:val="left" w:pos="416"/>
        </w:tabs>
        <w:kinsoku w:val="0"/>
        <w:adjustRightInd w:val="0"/>
        <w:snapToGrid w:val="0"/>
        <w:spacing w:line="360" w:lineRule="auto"/>
        <w:rPr>
          <w:rFonts w:ascii="宋体"/>
          <w:sz w:val="20"/>
        </w:rPr>
      </w:pPr>
      <w:r w:rsidRPr="00371382">
        <w:rPr>
          <w:rFonts w:ascii="宋体" w:hint="eastAsia"/>
          <w:sz w:val="20"/>
        </w:rPr>
        <w:t>1) 学习子程序的定义和调用方法。</w:t>
      </w:r>
      <w:r w:rsidRPr="00371382">
        <w:rPr>
          <w:rFonts w:ascii="宋体"/>
          <w:sz w:val="20"/>
        </w:rPr>
        <w:t xml:space="preserve"> </w:t>
      </w:r>
    </w:p>
    <w:p w:rsidR="001B6C1B" w:rsidRPr="001B6C1B" w:rsidRDefault="00371382" w:rsidP="00371382">
      <w:pPr>
        <w:pStyle w:val="a9"/>
        <w:kinsoku w:val="0"/>
        <w:adjustRightInd w:val="0"/>
        <w:snapToGrid w:val="0"/>
        <w:spacing w:before="0" w:beforeAutospacing="0" w:after="0" w:afterAutospacing="0" w:line="360" w:lineRule="auto"/>
        <w:jc w:val="both"/>
        <w:rPr>
          <w:rFonts w:hAnsi="Times New Roman"/>
          <w:kern w:val="2"/>
          <w:sz w:val="20"/>
        </w:rPr>
      </w:pPr>
      <w:r w:rsidRPr="00371382">
        <w:rPr>
          <w:rFonts w:hAnsi="Times New Roman" w:hint="eastAsia"/>
          <w:kern w:val="2"/>
          <w:sz w:val="20"/>
        </w:rPr>
        <w:t>2) 掌握子程序设计、编制及调试。</w:t>
      </w:r>
      <w:r w:rsidR="001B6C1B" w:rsidRPr="001B6C1B">
        <w:rPr>
          <w:rFonts w:hAnsi="Times New Roman" w:hint="eastAsia"/>
          <w:kern w:val="2"/>
          <w:sz w:val="20"/>
        </w:rPr>
        <w:t xml:space="preserve"> </w:t>
      </w:r>
    </w:p>
    <w:p w:rsidR="00092A2E" w:rsidRPr="00092A2E" w:rsidRDefault="00092A2E" w:rsidP="005C408F">
      <w:pPr>
        <w:rPr>
          <w:rFonts w:ascii="宋体"/>
          <w:sz w:val="20"/>
        </w:rPr>
      </w:pPr>
      <w:r w:rsidRPr="00092A2E">
        <w:rPr>
          <w:rFonts w:ascii="宋体" w:hint="eastAsia"/>
          <w:sz w:val="20"/>
        </w:rPr>
        <w:t>实验要求：</w:t>
      </w:r>
    </w:p>
    <w:p w:rsidR="00371382" w:rsidRPr="00371382" w:rsidRDefault="00371382" w:rsidP="00371382">
      <w:pPr>
        <w:pStyle w:val="a7"/>
        <w:tabs>
          <w:tab w:val="num" w:pos="0"/>
        </w:tabs>
        <w:adjustRightInd w:val="0"/>
        <w:snapToGrid w:val="0"/>
        <w:spacing w:before="0" w:beforeAutospacing="0" w:after="0" w:afterAutospacing="0" w:line="360" w:lineRule="auto"/>
        <w:jc w:val="both"/>
        <w:rPr>
          <w:rFonts w:hAnsi="Times New Roman"/>
          <w:kern w:val="2"/>
          <w:sz w:val="20"/>
        </w:rPr>
      </w:pPr>
      <w:r w:rsidRPr="00371382">
        <w:rPr>
          <w:rFonts w:hAnsi="Times New Roman" w:hint="eastAsia"/>
          <w:kern w:val="2"/>
          <w:sz w:val="20"/>
        </w:rPr>
        <w:t>1）编写一个通用子程序用来将十进制数(从键盘输入)转换为P(从键盘输入)进制数。P可以为2、8或16。</w:t>
      </w:r>
      <w:r w:rsidRPr="00371382">
        <w:rPr>
          <w:rFonts w:hAnsi="Times New Roman"/>
          <w:kern w:val="2"/>
          <w:sz w:val="20"/>
        </w:rPr>
        <w:t>(</w:t>
      </w:r>
      <w:r w:rsidRPr="00371382">
        <w:rPr>
          <w:rFonts w:hAnsi="Times New Roman" w:hint="eastAsia"/>
          <w:kern w:val="2"/>
          <w:sz w:val="20"/>
        </w:rPr>
        <w:t>十进制为16位以内)</w:t>
      </w:r>
    </w:p>
    <w:p w:rsidR="00371382" w:rsidRPr="00371382" w:rsidRDefault="00371382" w:rsidP="00371382">
      <w:pPr>
        <w:pStyle w:val="a7"/>
        <w:tabs>
          <w:tab w:val="num" w:pos="0"/>
        </w:tabs>
        <w:adjustRightInd w:val="0"/>
        <w:snapToGrid w:val="0"/>
        <w:spacing w:before="0" w:beforeAutospacing="0" w:after="0" w:afterAutospacing="0" w:line="360" w:lineRule="auto"/>
        <w:jc w:val="both"/>
        <w:rPr>
          <w:rFonts w:hAnsi="Times New Roman"/>
          <w:kern w:val="2"/>
          <w:sz w:val="20"/>
        </w:rPr>
      </w:pPr>
      <w:r w:rsidRPr="00371382">
        <w:rPr>
          <w:rFonts w:hAnsi="Times New Roman" w:hint="eastAsia"/>
          <w:kern w:val="2"/>
          <w:sz w:val="20"/>
        </w:rPr>
        <w:t>2）编写子程序，将字节单元中的二进制数转换成十进制数输出。</w:t>
      </w:r>
    </w:p>
    <w:p w:rsidR="00371382" w:rsidRDefault="00371382" w:rsidP="00371382">
      <w:pPr>
        <w:pStyle w:val="a7"/>
        <w:adjustRightInd w:val="0"/>
        <w:snapToGrid w:val="0"/>
        <w:spacing w:before="0" w:beforeAutospacing="0" w:after="0" w:afterAutospacing="0" w:line="360" w:lineRule="auto"/>
        <w:rPr>
          <w:rFonts w:hAnsi="Times New Roman"/>
          <w:kern w:val="2"/>
          <w:sz w:val="20"/>
        </w:rPr>
      </w:pPr>
      <w:r w:rsidRPr="00371382">
        <w:rPr>
          <w:rFonts w:hAnsi="Times New Roman" w:hint="eastAsia"/>
          <w:kern w:val="2"/>
          <w:sz w:val="20"/>
        </w:rPr>
        <w:t>3）编写子程序，在字符串中第n</w:t>
      </w:r>
      <w:proofErr w:type="gramStart"/>
      <w:r w:rsidRPr="00371382">
        <w:rPr>
          <w:rFonts w:hAnsi="Times New Roman" w:hint="eastAsia"/>
          <w:kern w:val="2"/>
          <w:sz w:val="20"/>
        </w:rPr>
        <w:t>个</w:t>
      </w:r>
      <w:proofErr w:type="gramEnd"/>
      <w:r w:rsidRPr="00371382">
        <w:rPr>
          <w:rFonts w:hAnsi="Times New Roman" w:hint="eastAsia"/>
          <w:kern w:val="2"/>
          <w:sz w:val="20"/>
        </w:rPr>
        <w:t>字符前插入长度为m的字符串。</w:t>
      </w:r>
    </w:p>
    <w:p w:rsidR="00F24251" w:rsidRDefault="00F24251" w:rsidP="00371382">
      <w:pPr>
        <w:pStyle w:val="a7"/>
        <w:adjustRightInd w:val="0"/>
        <w:snapToGrid w:val="0"/>
        <w:spacing w:before="0" w:beforeAutospacing="0" w:after="0" w:afterAutospacing="0" w:line="360" w:lineRule="auto"/>
        <w:rPr>
          <w:rFonts w:hAnsi="Times New Roman"/>
          <w:kern w:val="2"/>
          <w:sz w:val="20"/>
        </w:rPr>
      </w:pPr>
    </w:p>
    <w:p w:rsidR="00F24251" w:rsidRDefault="00F24251" w:rsidP="00371382">
      <w:pPr>
        <w:pStyle w:val="a7"/>
        <w:adjustRightInd w:val="0"/>
        <w:snapToGrid w:val="0"/>
        <w:spacing w:before="0" w:beforeAutospacing="0" w:after="0" w:afterAutospacing="0" w:line="360" w:lineRule="auto"/>
        <w:rPr>
          <w:rFonts w:hAnsi="Times New Roman"/>
          <w:kern w:val="2"/>
          <w:sz w:val="20"/>
        </w:rPr>
      </w:pPr>
    </w:p>
    <w:p w:rsidR="00F24251" w:rsidRDefault="00F24251" w:rsidP="00371382">
      <w:pPr>
        <w:pStyle w:val="a7"/>
        <w:adjustRightInd w:val="0"/>
        <w:snapToGrid w:val="0"/>
        <w:spacing w:before="0" w:beforeAutospacing="0" w:after="0" w:afterAutospacing="0" w:line="360" w:lineRule="auto"/>
        <w:rPr>
          <w:rFonts w:hAnsi="Times New Roman"/>
          <w:kern w:val="2"/>
          <w:sz w:val="20"/>
        </w:rPr>
      </w:pPr>
    </w:p>
    <w:p w:rsidR="00F24251" w:rsidRDefault="00F24251" w:rsidP="00371382">
      <w:pPr>
        <w:pStyle w:val="a7"/>
        <w:adjustRightInd w:val="0"/>
        <w:snapToGrid w:val="0"/>
        <w:spacing w:before="0" w:beforeAutospacing="0" w:after="0" w:afterAutospacing="0" w:line="360" w:lineRule="auto"/>
        <w:rPr>
          <w:rFonts w:hAnsi="Times New Roman"/>
          <w:kern w:val="2"/>
          <w:sz w:val="20"/>
        </w:rPr>
      </w:pPr>
    </w:p>
    <w:p w:rsidR="00F24251" w:rsidRDefault="00F24251" w:rsidP="00371382">
      <w:pPr>
        <w:pStyle w:val="a7"/>
        <w:adjustRightInd w:val="0"/>
        <w:snapToGrid w:val="0"/>
        <w:spacing w:before="0" w:beforeAutospacing="0" w:after="0" w:afterAutospacing="0" w:line="360" w:lineRule="auto"/>
        <w:rPr>
          <w:rFonts w:hAnsi="Times New Roman"/>
          <w:kern w:val="2"/>
          <w:sz w:val="20"/>
        </w:rPr>
      </w:pPr>
    </w:p>
    <w:p w:rsidR="00F24251" w:rsidRDefault="00F24251" w:rsidP="00371382">
      <w:pPr>
        <w:pStyle w:val="a7"/>
        <w:adjustRightInd w:val="0"/>
        <w:snapToGrid w:val="0"/>
        <w:spacing w:before="0" w:beforeAutospacing="0" w:after="0" w:afterAutospacing="0" w:line="360" w:lineRule="auto"/>
        <w:rPr>
          <w:rFonts w:hAnsi="Times New Roman"/>
          <w:kern w:val="2"/>
          <w:sz w:val="20"/>
        </w:rPr>
      </w:pPr>
    </w:p>
    <w:p w:rsidR="00F24251" w:rsidRDefault="00F24251" w:rsidP="00371382">
      <w:pPr>
        <w:pStyle w:val="a7"/>
        <w:adjustRightInd w:val="0"/>
        <w:snapToGrid w:val="0"/>
        <w:spacing w:before="0" w:beforeAutospacing="0" w:after="0" w:afterAutospacing="0" w:line="360" w:lineRule="auto"/>
        <w:rPr>
          <w:rFonts w:hAnsi="Times New Roman"/>
          <w:kern w:val="2"/>
          <w:sz w:val="20"/>
        </w:rPr>
      </w:pPr>
    </w:p>
    <w:p w:rsidR="00F24251" w:rsidRDefault="00F24251" w:rsidP="00371382">
      <w:pPr>
        <w:pStyle w:val="a7"/>
        <w:adjustRightInd w:val="0"/>
        <w:snapToGrid w:val="0"/>
        <w:spacing w:before="0" w:beforeAutospacing="0" w:after="0" w:afterAutospacing="0" w:line="360" w:lineRule="auto"/>
        <w:rPr>
          <w:rFonts w:hAnsi="Times New Roman"/>
          <w:kern w:val="2"/>
          <w:sz w:val="20"/>
        </w:rPr>
      </w:pPr>
    </w:p>
    <w:p w:rsidR="00F24251" w:rsidRDefault="00F24251" w:rsidP="00371382">
      <w:pPr>
        <w:pStyle w:val="a7"/>
        <w:adjustRightInd w:val="0"/>
        <w:snapToGrid w:val="0"/>
        <w:spacing w:before="0" w:beforeAutospacing="0" w:after="0" w:afterAutospacing="0" w:line="360" w:lineRule="auto"/>
        <w:rPr>
          <w:rFonts w:hAnsi="Times New Roman"/>
          <w:kern w:val="2"/>
          <w:sz w:val="20"/>
        </w:rPr>
      </w:pPr>
    </w:p>
    <w:p w:rsidR="00F24251" w:rsidRDefault="00F24251" w:rsidP="00371382">
      <w:pPr>
        <w:pStyle w:val="a7"/>
        <w:adjustRightInd w:val="0"/>
        <w:snapToGrid w:val="0"/>
        <w:spacing w:before="0" w:beforeAutospacing="0" w:after="0" w:afterAutospacing="0" w:line="360" w:lineRule="auto"/>
        <w:rPr>
          <w:rFonts w:hAnsi="Times New Roman"/>
          <w:kern w:val="2"/>
          <w:sz w:val="20"/>
        </w:rPr>
      </w:pPr>
    </w:p>
    <w:p w:rsidR="00F24251" w:rsidRDefault="00F24251" w:rsidP="00371382">
      <w:pPr>
        <w:pStyle w:val="a7"/>
        <w:adjustRightInd w:val="0"/>
        <w:snapToGrid w:val="0"/>
        <w:spacing w:before="0" w:beforeAutospacing="0" w:after="0" w:afterAutospacing="0" w:line="360" w:lineRule="auto"/>
        <w:rPr>
          <w:rFonts w:hAnsi="Times New Roman"/>
          <w:kern w:val="2"/>
          <w:sz w:val="20"/>
        </w:rPr>
      </w:pPr>
    </w:p>
    <w:p w:rsidR="00F24251" w:rsidRDefault="00F24251" w:rsidP="00371382">
      <w:pPr>
        <w:pStyle w:val="a7"/>
        <w:adjustRightInd w:val="0"/>
        <w:snapToGrid w:val="0"/>
        <w:spacing w:before="0" w:beforeAutospacing="0" w:after="0" w:afterAutospacing="0" w:line="360" w:lineRule="auto"/>
        <w:rPr>
          <w:rFonts w:hAnsi="Times New Roman"/>
          <w:kern w:val="2"/>
          <w:sz w:val="20"/>
        </w:rPr>
      </w:pPr>
    </w:p>
    <w:p w:rsidR="00F24251" w:rsidRPr="00371382" w:rsidRDefault="00F24251" w:rsidP="00371382">
      <w:pPr>
        <w:pStyle w:val="a7"/>
        <w:adjustRightInd w:val="0"/>
        <w:snapToGrid w:val="0"/>
        <w:spacing w:before="0" w:beforeAutospacing="0" w:after="0" w:afterAutospacing="0" w:line="360" w:lineRule="auto"/>
        <w:rPr>
          <w:rFonts w:hAnsi="Times New Roman"/>
          <w:kern w:val="2"/>
          <w:sz w:val="20"/>
        </w:rPr>
      </w:pPr>
    </w:p>
    <w:p w:rsidR="006940C1" w:rsidRDefault="006940C1" w:rsidP="006940C1">
      <w:pPr>
        <w:pStyle w:val="2"/>
      </w:pPr>
      <w:r w:rsidRPr="006940C1">
        <w:rPr>
          <w:rFonts w:hint="eastAsia"/>
        </w:rPr>
        <w:lastRenderedPageBreak/>
        <w:t>二、程序流程图（每题分开写）</w:t>
      </w:r>
    </w:p>
    <w:p w:rsidR="00F24251" w:rsidRDefault="00F24251" w:rsidP="00F24251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F24251" w:rsidRDefault="00BA3947" w:rsidP="00F2425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4.75pt;height:614.25pt">
            <v:imagedata r:id="rId7" o:title="1 流程"/>
          </v:shape>
        </w:pict>
      </w:r>
    </w:p>
    <w:p w:rsidR="00371382" w:rsidRDefault="00371382" w:rsidP="00371382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371382" w:rsidRDefault="00D338AD" w:rsidP="00371382">
      <w:r>
        <w:pict>
          <v:shape id="_x0000_i1026" type="#_x0000_t75" style="width:414.75pt;height:381.75pt">
            <v:imagedata r:id="rId8" o:title="2 流程"/>
          </v:shape>
        </w:pict>
      </w:r>
    </w:p>
    <w:p w:rsidR="00371382" w:rsidRDefault="00371382" w:rsidP="00371382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371382" w:rsidRPr="00371382" w:rsidRDefault="00D338AD" w:rsidP="00371382">
      <w:r>
        <w:pict>
          <v:shape id="_x0000_i1027" type="#_x0000_t75" style="width:414.75pt;height:196.5pt">
            <v:imagedata r:id="rId9" o:title="3 流程"/>
          </v:shape>
        </w:pict>
      </w:r>
    </w:p>
    <w:p w:rsidR="00B35188" w:rsidRDefault="006940C1" w:rsidP="006940C1">
      <w:pPr>
        <w:pStyle w:val="2"/>
      </w:pPr>
      <w:r w:rsidRPr="006940C1">
        <w:rPr>
          <w:rFonts w:hint="eastAsia"/>
        </w:rPr>
        <w:lastRenderedPageBreak/>
        <w:t>三、源程序（每题分开写）</w:t>
      </w:r>
    </w:p>
    <w:p w:rsidR="00371382" w:rsidRDefault="00371382" w:rsidP="0037138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371382" w:rsidRDefault="00F24251" w:rsidP="00371382">
      <w:r>
        <w:object w:dxaOrig="1539" w:dyaOrig="1118">
          <v:shape id="_x0000_i1028" type="#_x0000_t75" style="width:77.25pt;height:56.25pt" o:ole="">
            <v:imagedata r:id="rId10" o:title=""/>
          </v:shape>
          <o:OLEObject Type="Embed" ProgID="Package" ShapeID="_x0000_i1028" DrawAspect="Icon" ObjectID="_1652860298" r:id="rId11"/>
        </w:object>
      </w:r>
    </w:p>
    <w:p w:rsidR="00371382" w:rsidRDefault="00371382" w:rsidP="0037138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371382" w:rsidRDefault="00F24251" w:rsidP="00371382">
      <w:r>
        <w:object w:dxaOrig="1539" w:dyaOrig="1118">
          <v:shape id="_x0000_i1029" type="#_x0000_t75" style="width:77.25pt;height:56.25pt" o:ole="">
            <v:imagedata r:id="rId12" o:title=""/>
          </v:shape>
          <o:OLEObject Type="Embed" ProgID="Package" ShapeID="_x0000_i1029" DrawAspect="Icon" ObjectID="_1652860299" r:id="rId13"/>
        </w:object>
      </w:r>
    </w:p>
    <w:p w:rsidR="00F24251" w:rsidRDefault="00371382" w:rsidP="00371382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371382" w:rsidRDefault="00F24251" w:rsidP="00371382">
      <w:r>
        <w:object w:dxaOrig="1539" w:dyaOrig="1118">
          <v:shape id="_x0000_i1030" type="#_x0000_t75" style="width:77.25pt;height:56.25pt" o:ole="">
            <v:imagedata r:id="rId14" o:title=""/>
          </v:shape>
          <o:OLEObject Type="Embed" ProgID="Package" ShapeID="_x0000_i1030" DrawAspect="Icon" ObjectID="_1652860300" r:id="rId15"/>
        </w:object>
      </w:r>
    </w:p>
    <w:p w:rsidR="00F24251" w:rsidRDefault="00F24251" w:rsidP="00F24251">
      <w:pPr>
        <w:pStyle w:val="2"/>
      </w:pPr>
      <w:r w:rsidRPr="006940C1">
        <w:rPr>
          <w:rFonts w:hint="eastAsia"/>
        </w:rPr>
        <w:t>四、结果分析（对输入</w:t>
      </w:r>
      <w:r w:rsidRPr="006940C1">
        <w:rPr>
          <w:rFonts w:hint="eastAsia"/>
        </w:rPr>
        <w:t>\</w:t>
      </w:r>
      <w:r w:rsidRPr="006940C1">
        <w:rPr>
          <w:rFonts w:hint="eastAsia"/>
        </w:rPr>
        <w:t>输出部分截屏）</w:t>
      </w:r>
    </w:p>
    <w:p w:rsidR="00F24251" w:rsidRPr="00371382" w:rsidRDefault="00F24251" w:rsidP="00F24251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F24251" w:rsidRDefault="00BA3947" w:rsidP="00F24251">
      <w:r>
        <w:rPr>
          <w:noProof/>
        </w:rPr>
        <w:pict>
          <v:shape id="图片 1" o:spid="_x0000_i1031" type="#_x0000_t75" style="width:330pt;height:327.75pt;visibility:visible;mso-wrap-style:square">
            <v:imagedata r:id="rId16" o:title="" croptop="6322f" cropbottom="17280f" cropleft="40767f" cropright="1185f"/>
          </v:shape>
        </w:pict>
      </w:r>
    </w:p>
    <w:p w:rsidR="00371382" w:rsidRDefault="00371382" w:rsidP="00371382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371382" w:rsidRDefault="00BA3947" w:rsidP="00371382">
      <w:r>
        <w:rPr>
          <w:noProof/>
        </w:rPr>
        <w:pict>
          <v:shape id="_x0000_i1032" type="#_x0000_t75" style="width:311.25pt;height:306pt;visibility:visible;mso-wrap-style:square">
            <v:imagedata r:id="rId17" o:title="" croptop="6743f" cropbottom="17701f" cropleft="40767f" cropright="1304f"/>
          </v:shape>
        </w:pict>
      </w:r>
    </w:p>
    <w:p w:rsidR="00371382" w:rsidRDefault="00371382" w:rsidP="00371382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371382" w:rsidRPr="00371382" w:rsidRDefault="00BA3947" w:rsidP="00371382">
      <w:r>
        <w:rPr>
          <w:noProof/>
        </w:rPr>
        <w:pict>
          <v:shape id="_x0000_i1033" type="#_x0000_t75" style="width:311.25pt;height:306pt;visibility:visible;mso-wrap-style:square">
            <v:imagedata r:id="rId18" o:title="" croptop="6111f" cropbottom="18122f" cropleft="40886f" cropright="1191f"/>
          </v:shape>
        </w:pict>
      </w:r>
    </w:p>
    <w:p w:rsidR="00B35188" w:rsidRDefault="003162ED" w:rsidP="003162ED">
      <w:pPr>
        <w:pStyle w:val="2"/>
      </w:pPr>
      <w:r>
        <w:rPr>
          <w:rFonts w:hint="eastAsia"/>
        </w:rPr>
        <w:lastRenderedPageBreak/>
        <w:t>五、实验总结</w:t>
      </w:r>
    </w:p>
    <w:p w:rsidR="00FC62A0" w:rsidRDefault="00371382" w:rsidP="00371382">
      <w:pPr>
        <w:ind w:firstLine="396"/>
        <w:rPr>
          <w:sz w:val="20"/>
        </w:rPr>
      </w:pPr>
      <w:r>
        <w:rPr>
          <w:rFonts w:hint="eastAsia"/>
          <w:sz w:val="20"/>
        </w:rPr>
        <w:t>代码段的最后是要返回系统的，所以要保证主程序最后能返回到</w:t>
      </w:r>
      <w:r>
        <w:rPr>
          <w:rFonts w:hint="eastAsia"/>
          <w:sz w:val="20"/>
        </w:rPr>
        <w:t xml:space="preserve"> </w:t>
      </w:r>
      <w:r>
        <w:rPr>
          <w:sz w:val="20"/>
        </w:rPr>
        <w:t>DOS</w:t>
      </w:r>
      <w:r>
        <w:rPr>
          <w:rFonts w:hint="eastAsia"/>
          <w:sz w:val="20"/>
        </w:rPr>
        <w:t>系统。</w:t>
      </w:r>
    </w:p>
    <w:p w:rsidR="00371382" w:rsidRDefault="00371382" w:rsidP="00371382">
      <w:pPr>
        <w:ind w:firstLine="396"/>
        <w:rPr>
          <w:sz w:val="20"/>
        </w:rPr>
      </w:pPr>
      <w:r>
        <w:rPr>
          <w:rFonts w:hint="eastAsia"/>
          <w:sz w:val="20"/>
        </w:rPr>
        <w:t>写完循环后用</w:t>
      </w:r>
      <w:r>
        <w:rPr>
          <w:rFonts w:hint="eastAsia"/>
          <w:sz w:val="20"/>
        </w:rPr>
        <w:t>0</w:t>
      </w:r>
      <w:r>
        <w:rPr>
          <w:rFonts w:hint="eastAsia"/>
          <w:sz w:val="20"/>
        </w:rPr>
        <w:t>之类的临界条件作为测试数据，可以轻松发现错误的地方。</w:t>
      </w:r>
    </w:p>
    <w:p w:rsidR="00371382" w:rsidRDefault="00371382" w:rsidP="00371382">
      <w:pPr>
        <w:ind w:firstLine="396"/>
        <w:rPr>
          <w:sz w:val="20"/>
        </w:rPr>
      </w:pPr>
      <w:r>
        <w:rPr>
          <w:rFonts w:hint="eastAsia"/>
          <w:sz w:val="20"/>
        </w:rPr>
        <w:t>注意在多个跳转的程序中避免错误的顺序执行。</w:t>
      </w:r>
    </w:p>
    <w:p w:rsidR="006F4317" w:rsidRDefault="006F4317" w:rsidP="00371382">
      <w:pPr>
        <w:ind w:firstLine="396"/>
        <w:rPr>
          <w:sz w:val="20"/>
        </w:rPr>
      </w:pPr>
      <w:r>
        <w:rPr>
          <w:rFonts w:hint="eastAsia"/>
          <w:sz w:val="20"/>
        </w:rPr>
        <w:t>使用地址表的时候要注意十是</w:t>
      </w:r>
      <w:r>
        <w:rPr>
          <w:rFonts w:hint="eastAsia"/>
          <w:sz w:val="20"/>
        </w:rPr>
        <w:t>D</w:t>
      </w:r>
      <w:r>
        <w:rPr>
          <w:sz w:val="20"/>
        </w:rPr>
        <w:t>W</w:t>
      </w:r>
      <w:r>
        <w:rPr>
          <w:rFonts w:hint="eastAsia"/>
          <w:sz w:val="20"/>
        </w:rPr>
        <w:t>还是</w:t>
      </w:r>
      <w:r>
        <w:rPr>
          <w:rFonts w:hint="eastAsia"/>
          <w:sz w:val="20"/>
        </w:rPr>
        <w:t>D</w:t>
      </w:r>
      <w:r>
        <w:rPr>
          <w:sz w:val="20"/>
        </w:rPr>
        <w:t>B</w:t>
      </w:r>
      <w:r>
        <w:rPr>
          <w:rFonts w:hint="eastAsia"/>
          <w:sz w:val="20"/>
        </w:rPr>
        <w:t>，如果是</w:t>
      </w:r>
      <w:r>
        <w:rPr>
          <w:rFonts w:hint="eastAsia"/>
          <w:sz w:val="20"/>
        </w:rPr>
        <w:t xml:space="preserve"> </w:t>
      </w:r>
      <w:r>
        <w:rPr>
          <w:sz w:val="20"/>
        </w:rPr>
        <w:t>DW</w:t>
      </w:r>
      <w:r>
        <w:rPr>
          <w:rFonts w:hint="eastAsia"/>
          <w:sz w:val="20"/>
        </w:rPr>
        <w:t>的话每个都要</w:t>
      </w:r>
      <w:r>
        <w:rPr>
          <w:rFonts w:hint="eastAsia"/>
          <w:sz w:val="20"/>
        </w:rPr>
        <w:t>+2</w:t>
      </w:r>
    </w:p>
    <w:p w:rsidR="006F4317" w:rsidRPr="00371382" w:rsidRDefault="006F4317" w:rsidP="00371382">
      <w:pPr>
        <w:ind w:firstLine="396"/>
        <w:rPr>
          <w:sz w:val="20"/>
        </w:rPr>
      </w:pPr>
      <w:r>
        <w:rPr>
          <w:rFonts w:hint="eastAsia"/>
          <w:sz w:val="20"/>
        </w:rPr>
        <w:t>间接寻址注意是要</w:t>
      </w:r>
      <w:r>
        <w:rPr>
          <w:rFonts w:hint="eastAsia"/>
          <w:sz w:val="20"/>
        </w:rPr>
        <w:t>16</w:t>
      </w:r>
      <w:r>
        <w:rPr>
          <w:rFonts w:hint="eastAsia"/>
          <w:sz w:val="20"/>
        </w:rPr>
        <w:t>位，能使用间接寻址的寄存器只有</w:t>
      </w:r>
      <w:r>
        <w:rPr>
          <w:rFonts w:hint="eastAsia"/>
          <w:sz w:val="20"/>
        </w:rPr>
        <w:t>B</w:t>
      </w:r>
      <w:r>
        <w:rPr>
          <w:sz w:val="20"/>
        </w:rPr>
        <w:t>X,BP,DI,SI</w:t>
      </w:r>
    </w:p>
    <w:sectPr w:rsidR="006F4317" w:rsidRPr="00371382" w:rsidSect="005124F7">
      <w:headerReference w:type="default" r:id="rId19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3947" w:rsidRDefault="00BA3947" w:rsidP="008F0D08">
      <w:r>
        <w:separator/>
      </w:r>
    </w:p>
  </w:endnote>
  <w:endnote w:type="continuationSeparator" w:id="0">
    <w:p w:rsidR="00BA3947" w:rsidRDefault="00BA3947" w:rsidP="008F0D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3947" w:rsidRDefault="00BA3947" w:rsidP="008F0D08">
      <w:r>
        <w:separator/>
      </w:r>
    </w:p>
  </w:footnote>
  <w:footnote w:type="continuationSeparator" w:id="0">
    <w:p w:rsidR="00BA3947" w:rsidRDefault="00BA3947" w:rsidP="008F0D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162ED" w:rsidRPr="00183302" w:rsidRDefault="003162ED" w:rsidP="007E37C7">
    <w:pPr>
      <w:jc w:val="center"/>
      <w:rPr>
        <w:rFonts w:eastAsia="楷体_GB2312"/>
        <w:sz w:val="32"/>
        <w:szCs w:val="32"/>
      </w:rPr>
    </w:pPr>
    <w:r w:rsidRPr="00183302">
      <w:rPr>
        <w:rFonts w:eastAsia="楷体_GB2312"/>
        <w:b/>
        <w:sz w:val="44"/>
        <w:szCs w:val="44"/>
      </w:rPr>
      <w:t>暨南大学本科实验报告专用纸</w:t>
    </w:r>
    <w:r w:rsidRPr="00183302">
      <w:rPr>
        <w:rFonts w:eastAsia="楷体_GB2312"/>
        <w:b/>
        <w:sz w:val="32"/>
        <w:szCs w:val="32"/>
      </w:rPr>
      <w:t>(</w:t>
    </w:r>
    <w:r w:rsidRPr="00183302">
      <w:rPr>
        <w:rFonts w:eastAsia="楷体_GB2312"/>
        <w:b/>
        <w:sz w:val="32"/>
        <w:szCs w:val="32"/>
      </w:rPr>
      <w:t>附页</w:t>
    </w:r>
    <w:r w:rsidRPr="00183302">
      <w:rPr>
        <w:rFonts w:eastAsia="楷体_GB2312"/>
        <w:b/>
        <w:sz w:val="32"/>
        <w:szCs w:val="32"/>
      </w:rPr>
      <w:t>)</w:t>
    </w:r>
  </w:p>
  <w:p w:rsidR="003162ED" w:rsidRPr="007E37C7" w:rsidRDefault="003162ED" w:rsidP="007E37C7">
    <w:pPr>
      <w:pStyle w:val="a3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8B9431D0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ADA8A698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395CEA0E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F46C65A0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92B21D96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59B623D8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9BBE3234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4516EAA6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9BE6475C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86EA50C6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69C4660"/>
    <w:multiLevelType w:val="hybridMultilevel"/>
    <w:tmpl w:val="28EC2E22"/>
    <w:lvl w:ilvl="0" w:tplc="C722F112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199A6558"/>
    <w:multiLevelType w:val="hybridMultilevel"/>
    <w:tmpl w:val="5F70AF08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1DD661B3"/>
    <w:multiLevelType w:val="hybridMultilevel"/>
    <w:tmpl w:val="72BE419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88B0D28"/>
    <w:multiLevelType w:val="hybridMultilevel"/>
    <w:tmpl w:val="D2CA26C0"/>
    <w:lvl w:ilvl="0" w:tplc="12E2DDBC">
      <w:start w:val="1"/>
      <w:numFmt w:val="japaneseCounting"/>
      <w:lvlText w:val="%1、"/>
      <w:lvlJc w:val="left"/>
      <w:pPr>
        <w:tabs>
          <w:tab w:val="num" w:pos="600"/>
        </w:tabs>
        <w:ind w:left="600" w:hanging="600"/>
      </w:pPr>
      <w:rPr>
        <w:rFonts w:hint="eastAsia"/>
        <w:lang w:val="en-US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32256172"/>
    <w:multiLevelType w:val="hybridMultilevel"/>
    <w:tmpl w:val="2C728786"/>
    <w:lvl w:ilvl="0" w:tplc="70086F94">
      <w:start w:val="1"/>
      <w:numFmt w:val="lowerRoman"/>
      <w:lvlText w:val="(%1)"/>
      <w:lvlJc w:val="left"/>
      <w:pPr>
        <w:tabs>
          <w:tab w:val="num" w:pos="1920"/>
        </w:tabs>
        <w:ind w:left="19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 w15:restartNumberingAfterBreak="0">
    <w:nsid w:val="374B7B3B"/>
    <w:multiLevelType w:val="hybridMultilevel"/>
    <w:tmpl w:val="A6A8EC36"/>
    <w:lvl w:ilvl="0" w:tplc="04090019">
      <w:start w:val="1"/>
      <w:numFmt w:val="lowerLetter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3"/>
  </w:num>
  <w:num w:numId="2">
    <w:abstractNumId w:val="11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0"/>
  </w:num>
  <w:num w:numId="14">
    <w:abstractNumId w:val="15"/>
  </w:num>
  <w:num w:numId="15">
    <w:abstractNumId w:val="14"/>
  </w:num>
  <w:num w:numId="1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5C408F"/>
    <w:rsid w:val="00062F75"/>
    <w:rsid w:val="000711B4"/>
    <w:rsid w:val="00092A2E"/>
    <w:rsid w:val="000B2C33"/>
    <w:rsid w:val="000E1241"/>
    <w:rsid w:val="00186A54"/>
    <w:rsid w:val="001B6C1B"/>
    <w:rsid w:val="00233E52"/>
    <w:rsid w:val="00270D9E"/>
    <w:rsid w:val="002754C0"/>
    <w:rsid w:val="00284CD9"/>
    <w:rsid w:val="002A2D6A"/>
    <w:rsid w:val="002A493D"/>
    <w:rsid w:val="003162ED"/>
    <w:rsid w:val="00330622"/>
    <w:rsid w:val="00343810"/>
    <w:rsid w:val="0034464A"/>
    <w:rsid w:val="003600CA"/>
    <w:rsid w:val="00371382"/>
    <w:rsid w:val="003A7F90"/>
    <w:rsid w:val="003C6FAF"/>
    <w:rsid w:val="003D6969"/>
    <w:rsid w:val="00486650"/>
    <w:rsid w:val="004D6E90"/>
    <w:rsid w:val="004F7BBB"/>
    <w:rsid w:val="005124F7"/>
    <w:rsid w:val="005241A5"/>
    <w:rsid w:val="00543E8A"/>
    <w:rsid w:val="005621BE"/>
    <w:rsid w:val="00564093"/>
    <w:rsid w:val="00584C99"/>
    <w:rsid w:val="005C408F"/>
    <w:rsid w:val="005E35B8"/>
    <w:rsid w:val="00605309"/>
    <w:rsid w:val="006940C1"/>
    <w:rsid w:val="00696C55"/>
    <w:rsid w:val="006C766D"/>
    <w:rsid w:val="006F4317"/>
    <w:rsid w:val="006F6501"/>
    <w:rsid w:val="00750E16"/>
    <w:rsid w:val="007736BE"/>
    <w:rsid w:val="007E37C7"/>
    <w:rsid w:val="007E7A6A"/>
    <w:rsid w:val="007F04CA"/>
    <w:rsid w:val="0082409E"/>
    <w:rsid w:val="008314BD"/>
    <w:rsid w:val="008A08B3"/>
    <w:rsid w:val="008A2F2D"/>
    <w:rsid w:val="008C707C"/>
    <w:rsid w:val="008F0D08"/>
    <w:rsid w:val="0094648B"/>
    <w:rsid w:val="009635AA"/>
    <w:rsid w:val="009B68F4"/>
    <w:rsid w:val="009C3F92"/>
    <w:rsid w:val="009E1122"/>
    <w:rsid w:val="009E5A8B"/>
    <w:rsid w:val="00A07BB8"/>
    <w:rsid w:val="00A101A2"/>
    <w:rsid w:val="00A3251F"/>
    <w:rsid w:val="00AF480C"/>
    <w:rsid w:val="00B008D0"/>
    <w:rsid w:val="00B35188"/>
    <w:rsid w:val="00B542A2"/>
    <w:rsid w:val="00B94418"/>
    <w:rsid w:val="00B94D3F"/>
    <w:rsid w:val="00BA3947"/>
    <w:rsid w:val="00BC7464"/>
    <w:rsid w:val="00C05225"/>
    <w:rsid w:val="00C5133B"/>
    <w:rsid w:val="00C75515"/>
    <w:rsid w:val="00CA43FC"/>
    <w:rsid w:val="00CA6691"/>
    <w:rsid w:val="00CB0221"/>
    <w:rsid w:val="00CC2B67"/>
    <w:rsid w:val="00CF56B0"/>
    <w:rsid w:val="00D338AD"/>
    <w:rsid w:val="00D92D4D"/>
    <w:rsid w:val="00DA492C"/>
    <w:rsid w:val="00E13EE4"/>
    <w:rsid w:val="00E176F8"/>
    <w:rsid w:val="00E3215F"/>
    <w:rsid w:val="00E34B49"/>
    <w:rsid w:val="00E42343"/>
    <w:rsid w:val="00E5517F"/>
    <w:rsid w:val="00E61AD6"/>
    <w:rsid w:val="00E61B9E"/>
    <w:rsid w:val="00E745CC"/>
    <w:rsid w:val="00ED5036"/>
    <w:rsid w:val="00F05DE1"/>
    <w:rsid w:val="00F24251"/>
    <w:rsid w:val="00FC62A0"/>
    <w:rsid w:val="00FF0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A6A8EC2-47F1-441B-B96B-62A4CC2876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408F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2">
    <w:name w:val="heading 2"/>
    <w:basedOn w:val="a"/>
    <w:next w:val="a"/>
    <w:qFormat/>
    <w:rsid w:val="006940C1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6940C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列出段落1"/>
    <w:basedOn w:val="a"/>
    <w:uiPriority w:val="34"/>
    <w:qFormat/>
    <w:rsid w:val="005C408F"/>
    <w:pPr>
      <w:ind w:firstLineChars="200" w:firstLine="420"/>
    </w:pPr>
  </w:style>
  <w:style w:type="paragraph" w:styleId="a3">
    <w:name w:val="header"/>
    <w:basedOn w:val="a"/>
    <w:link w:val="a4"/>
    <w:uiPriority w:val="99"/>
    <w:unhideWhenUsed/>
    <w:rsid w:val="008F0D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8F0D08"/>
    <w:rPr>
      <w:rFonts w:ascii="Times New Roman" w:hAnsi="Times New Roman"/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F0D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8F0D08"/>
    <w:rPr>
      <w:rFonts w:ascii="Times New Roman" w:hAnsi="Times New Roman"/>
      <w:kern w:val="2"/>
      <w:sz w:val="18"/>
      <w:szCs w:val="18"/>
    </w:rPr>
  </w:style>
  <w:style w:type="paragraph" w:styleId="a7">
    <w:name w:val="Plain Text"/>
    <w:basedOn w:val="a"/>
    <w:link w:val="a8"/>
    <w:rsid w:val="008A08B3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character" w:customStyle="1" w:styleId="a8">
    <w:name w:val="纯文本 字符"/>
    <w:link w:val="a7"/>
    <w:rsid w:val="008A08B3"/>
    <w:rPr>
      <w:rFonts w:ascii="宋体" w:hAnsi="宋体"/>
      <w:sz w:val="24"/>
      <w:szCs w:val="24"/>
    </w:rPr>
  </w:style>
  <w:style w:type="paragraph" w:customStyle="1" w:styleId="a9">
    <w:name w:val="a"/>
    <w:basedOn w:val="a"/>
    <w:rsid w:val="008C707C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customStyle="1" w:styleId="aa">
    <w:name w:val="列表段落"/>
    <w:basedOn w:val="a"/>
    <w:uiPriority w:val="34"/>
    <w:qFormat/>
    <w:rsid w:val="001B6C1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720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96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oleObject" Target="embeddings/oleObject2.bin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emf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5" Type="http://schemas.openxmlformats.org/officeDocument/2006/relationships/footnotes" Target="footnotes.xml"/><Relationship Id="rId15" Type="http://schemas.openxmlformats.org/officeDocument/2006/relationships/oleObject" Target="embeddings/oleObject3.bin"/><Relationship Id="rId10" Type="http://schemas.openxmlformats.org/officeDocument/2006/relationships/image" Target="media/image4.emf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118</Words>
  <Characters>677</Characters>
  <Application>Microsoft Office Word</Application>
  <DocSecurity>0</DocSecurity>
  <Lines>5</Lines>
  <Paragraphs>1</Paragraphs>
  <ScaleCrop>false</ScaleCrop>
  <Company/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暨南大学本科实验报告专用纸</dc:title>
  <dc:subject/>
  <dc:creator>Inch_z</dc:creator>
  <cp:keywords/>
  <cp:lastModifiedBy>张印祺</cp:lastModifiedBy>
  <cp:revision>3</cp:revision>
  <dcterms:created xsi:type="dcterms:W3CDTF">2020-05-30T06:33:00Z</dcterms:created>
  <dcterms:modified xsi:type="dcterms:W3CDTF">2020-06-05T03:05:00Z</dcterms:modified>
</cp:coreProperties>
</file>